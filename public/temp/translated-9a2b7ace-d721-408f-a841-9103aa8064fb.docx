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B25E" w14:textId="77777777" w:rsidR="00612201" w:rsidRPr="00303129" w:rsidRDefault="00612201" w:rsidP="00612201">
      <w:pPr>
        <w:pStyle w:val="Titel"/>
        <w:rPr>
          <w:lang w:val="en-US"/>
        </w:rPr>
      </w:pPr>
      <w:r w:rsidRPr="00303129">
        <w:rPr>
          <w:lang w:val="en-US"/>
        </w:rPr>
        <w:t xml:space="preserve">Doppelherz:</w:t>
      </w:r>
      <w:r>
        <w:rPr>
          <w:lang w:val="en-US"/>
        </w:rPr>
        <w:br/>
      </w:r>
      <w:r w:rsidRPr="00303129">
        <w:rPr>
          <w:lang w:val="en-US"/>
        </w:rPr>
        <w:t xml:space="preserve">FC Bayern</w:t>
      </w:r>
      <w:r>
        <w:rPr>
          <w:lang w:val="en-US"/>
        </w:rPr>
        <w:t>Ushirikiano</w:t>
      </w:r>
    </w:p>
    <w:p w14:paraId="0A37CB38" w14:textId="77777777" w:rsidR="00612201" w:rsidRPr="00303129" w:rsidRDefault="00612201" w:rsidP="00612201">
      <w:pPr>
        <w:pStyle w:val="Untertitel"/>
        <w:rPr>
          <w:lang w:val="en-US"/>
        </w:rPr>
      </w:pPr>
      <w:r w:rsidRPr="00303129">
        <w:rPr>
          <w:lang w:val="en-US"/>
        </w:rPr>
        <w:t>Nakala ya Ukurasa wa Kutua</w:t>
      </w:r>
    </w:p>
    <w:p w14:paraId="197BDB9E" w14:textId="30193815" w:rsidR="00612201" w:rsidRPr="00303129" w:rsidRDefault="00612201" w:rsidP="00612201">
      <w:pPr>
        <w:rPr>
          <w:lang w:val="en-US"/>
        </w:rPr>
      </w:pPr>
      <w:r w:rsidRPr="00303129">
        <w:rPr>
          <w:lang w:val="en-US"/>
        </w:rPr>
        <w:t xml:space="preserve">Hamburg,</w:t>
      </w:r>
      <w:r w:rsidRPr="00303129">
        <w:rPr>
          <w:lang w:val="en-US"/>
        </w:rPr>
        <w:fldChar w:fldCharType="begin"/>
      </w:r>
      <w:r w:rsidRPr="00303129">
        <w:rPr>
          <w:lang w:val="en-US"/>
        </w:rPr>
        <w:instrText xml:space="preserve"> TIME \@ "d. MMMM yyyy" </w:instrText>
      </w:r>
      <w:r w:rsidRPr="00303129">
        <w:rPr>
          <w:lang w:val="en-US"/>
        </w:rPr>
        <w:fldChar w:fldCharType="separate"/>
      </w:r>
      <w:r w:rsidR="000D2B10">
        <w:rPr>
          <w:noProof/>
          <w:lang w:val="en-US"/>
        </w:rPr>
        <w:t>16. Juni 2025</w:t>
      </w:r>
      <w:r w:rsidRPr="00303129">
        <w:rPr>
          <w:lang w:val="en-US"/>
        </w:rPr>
        <w:fldChar w:fldCharType="end"/>
      </w:r>
    </w:p>
    <w:p w14:paraId="3FA4FFAF" w14:textId="77777777" w:rsidR="00612201" w:rsidRPr="00303129" w:rsidRDefault="00612201" w:rsidP="00612201">
      <w:pPr>
        <w:pStyle w:val="berschrift1"/>
        <w:rPr>
          <w:lang w:val="en-US"/>
        </w:rPr>
      </w:pPr>
      <w:r w:rsidRPr="00303129">
        <w:rPr>
          <w:lang w:val="en-US"/>
        </w:rPr>
        <w:t>Nakala ya Meta</w:t>
      </w:r>
    </w:p>
    <w:p w14:paraId="37F1BAC3" w14:textId="77777777" w:rsidR="00612201" w:rsidRPr="00303129" w:rsidRDefault="00612201" w:rsidP="00612201">
      <w:pPr>
        <w:pStyle w:val="berschrift2"/>
        <w:rPr>
          <w:lang w:val="en-US"/>
        </w:rPr>
      </w:pPr>
      <w:r w:rsidRPr="00303129">
        <w:rPr>
          <w:lang w:val="en-US"/>
        </w:rPr>
        <w:t>Kichwa cha Meta</w:t>
      </w:r>
    </w:p>
    <w:p w14:paraId="4F968AAE" w14:textId="633B3D15" w:rsidR="00612201" w:rsidRPr="00887713" w:rsidRDefault="00335398" w:rsidP="0061220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FC Bayern</w:t>
      </w:r>
      <w:r w:rsidR="00612201" w:rsidRPr="00887713">
        <w:rPr>
          <w:b/>
          <w:bCs/>
          <w:lang w:val="en-US"/>
        </w:rPr>
        <w:t xml:space="preserve">x </w:t>
      </w:r>
      <w:proofErr w:type="spellStart"/>
      <w:r w:rsidR="00612201" w:rsidRPr="00887713">
        <w:rPr>
          <w:b/>
          <w:bCs/>
          <w:lang w:val="en-US"/>
        </w:rPr>
        <w:t>Doppelherz</w:t>
      </w:r>
      <w:proofErr w:type="spellEnd"/>
      <w:r w:rsidR="00612201" w:rsidRPr="00887713">
        <w:rPr>
          <w:b/>
          <w:bCs/>
          <w:lang w:val="en-US"/>
        </w:rPr>
        <w:t>: Rasmi Mkoa</w:t>
      </w:r>
      <w:r w:rsidR="00612201">
        <w:rPr>
          <w:b/>
          <w:bCs/>
          <w:lang w:val="en-US"/>
        </w:rPr>
        <w:t xml:space="preserve"> </w:t>
      </w:r>
      <w:r w:rsidR="00612201" w:rsidRPr="002A6D05">
        <w:rPr>
          <w:b/>
          <w:bCs/>
          <w:lang w:val="en-US"/>
        </w:rPr>
        <w:t>Chakula</w:t>
      </w:r>
      <w:r w:rsidR="00612201" w:rsidRPr="00887713">
        <w:rPr>
          <w:b/>
          <w:bCs/>
          <w:lang w:val="en-US"/>
        </w:rPr>
        <w:t xml:space="preserve">Mshirika wa Nyongeza</w:t>
      </w:r>
    </w:p>
    <w:p w14:paraId="5D5305C2" w14:textId="77777777" w:rsidR="00612201" w:rsidRPr="00303129" w:rsidRDefault="00612201" w:rsidP="00612201">
      <w:pPr>
        <w:pStyle w:val="berschrift2"/>
        <w:rPr>
          <w:lang w:val="en-US"/>
        </w:rPr>
      </w:pPr>
      <w:r w:rsidRPr="00303129">
        <w:rPr>
          <w:lang w:val="en-US"/>
        </w:rPr>
        <w:t>Maelezo ya Meta</w:t>
      </w:r>
    </w:p>
    <w:p w14:paraId="5510C76E" w14:textId="60B47BDA" w:rsidR="00612201" w:rsidRPr="00303129" w:rsidRDefault="00612201" w:rsidP="00612201">
      <w:pPr>
        <w:rPr>
          <w:lang w:val="en-US"/>
        </w:rPr>
      </w:pPr>
      <w:r>
        <w:rPr>
          <w:lang w:val="en-US"/>
        </w:rPr>
        <w:t xml:space="preserve">Gundua ushirikiano kati ya</w:t>
      </w:r>
      <w:proofErr w:type="spellStart"/>
      <w:r>
        <w:rPr>
          <w:lang w:val="en-US"/>
        </w:rPr>
        <w:t>Doppelherz</w:t>
      </w:r>
      <w:proofErr w:type="spellEnd"/>
      <w:r>
        <w:rPr>
          <w:lang w:val="en-US"/>
        </w:rPr>
        <w:t xml:space="preserve">na</w:t>
      </w:r>
      <w:r w:rsidR="00335398">
        <w:rPr>
          <w:lang w:val="en-US"/>
        </w:rPr>
        <w:t>FC Bayern</w:t>
      </w:r>
      <w:r>
        <w:rPr>
          <w:lang w:val="en-US"/>
        </w:rPr>
        <w:t xml:space="preserve">. Virutubisho vya ubora, thamani zinazoshirikiwa, na lengo la pamoja:</w:t>
      </w:r>
      <w:r>
        <w:rPr>
          <w:lang w:val="en-GB"/>
        </w:rPr>
        <w:t>ustawi &amp;</w:t>
      </w:r>
      <w:r w:rsidRPr="00B4672B">
        <w:rPr>
          <w:lang w:val="en-GB"/>
        </w:rPr>
        <w:t xml:space="preserve">utendaji</w:t>
      </w:r>
      <w:r>
        <w:rPr>
          <w:lang w:val="en-US"/>
        </w:rPr>
        <w:t>. Kwa kila mtu.</w:t>
      </w:r>
    </w:p>
    <w:p w14:paraId="7FBFACA3" w14:textId="77777777" w:rsidR="00612201" w:rsidRPr="00303129" w:rsidRDefault="00612201" w:rsidP="00612201">
      <w:pPr>
        <w:pStyle w:val="berschrift1"/>
        <w:rPr>
          <w:lang w:val="en-US"/>
        </w:rPr>
      </w:pPr>
      <w:r w:rsidRPr="00303129">
        <w:rPr>
          <w:lang w:val="en-US"/>
        </w:rPr>
        <w:t>Muundo wa Maudhui</w:t>
      </w:r>
    </w:p>
    <w:p w14:paraId="774ED5B5" w14:textId="77777777" w:rsidR="00612201" w:rsidRPr="00303129" w:rsidRDefault="00612201" w:rsidP="00612201">
      <w:pPr>
        <w:pStyle w:val="Listenabsatz"/>
        <w:numPr>
          <w:ilvl w:val="0"/>
          <w:numId w:val="1"/>
        </w:numPr>
        <w:rPr>
          <w:lang w:val="en-US"/>
        </w:rPr>
      </w:pPr>
      <w:r w:rsidRPr="00303129">
        <w:rPr>
          <w:lang w:val="en-US"/>
        </w:rPr>
        <w:t>Kijajuu pamoja. nakala ya utangulizi</w:t>
      </w:r>
    </w:p>
    <w:p w14:paraId="2669818F" w14:textId="77777777" w:rsidR="00612201" w:rsidRPr="00303129" w:rsidRDefault="00612201" w:rsidP="00612201">
      <w:pPr>
        <w:pStyle w:val="Listenabsatz"/>
        <w:numPr>
          <w:ilvl w:val="0"/>
          <w:numId w:val="1"/>
        </w:numPr>
        <w:rPr>
          <w:lang w:val="en-US"/>
        </w:rPr>
      </w:pPr>
      <w:r w:rsidRPr="00303129">
        <w:rPr>
          <w:lang w:val="en-US"/>
        </w:rPr>
        <w:t>Tangazo la ushirikiano</w:t>
      </w:r>
    </w:p>
    <w:p w14:paraId="389C07B8" w14:textId="77777777" w:rsidR="00612201" w:rsidRPr="00303129" w:rsidRDefault="00612201" w:rsidP="00612201">
      <w:pPr>
        <w:pStyle w:val="Listenabsatz"/>
        <w:numPr>
          <w:ilvl w:val="0"/>
          <w:numId w:val="1"/>
        </w:numPr>
        <w:rPr>
          <w:lang w:val="en-US"/>
        </w:rPr>
      </w:pPr>
      <w:r w:rsidRPr="00303129">
        <w:rPr>
          <w:lang w:val="en-US"/>
        </w:rPr>
        <w:t>Kwa nini Doppelherz na FC Bayern ni Mechi kamili? | Maadili ya Pamoja</w:t>
      </w:r>
    </w:p>
    <w:p w14:paraId="54E0DD3B" w14:textId="77777777" w:rsidR="00612201" w:rsidRPr="00303129" w:rsidRDefault="00612201" w:rsidP="00612201">
      <w:pPr>
        <w:pStyle w:val="Listenabsatz"/>
        <w:numPr>
          <w:ilvl w:val="0"/>
          <w:numId w:val="1"/>
        </w:numPr>
        <w:rPr>
          <w:lang w:val="en-US"/>
        </w:rPr>
      </w:pPr>
      <w:r w:rsidRPr="00303129">
        <w:rPr>
          <w:lang w:val="en-US"/>
        </w:rPr>
        <w:t>Maelezo na nini cha kutarajia</w:t>
      </w:r>
    </w:p>
    <w:p w14:paraId="519413E6" w14:textId="77777777" w:rsidR="00612201" w:rsidRPr="00303129" w:rsidRDefault="00612201" w:rsidP="00612201">
      <w:pPr>
        <w:pStyle w:val="berschrift1"/>
        <w:rPr>
          <w:lang w:val="en-US"/>
        </w:rPr>
      </w:pPr>
      <w:r w:rsidRPr="00303129">
        <w:rPr>
          <w:lang w:val="en-US"/>
        </w:rPr>
        <w:t>Nakili</w:t>
      </w:r>
    </w:p>
    <w:p w14:paraId="38CC34DF" w14:textId="77777777" w:rsidR="00612201" w:rsidRPr="00303129" w:rsidRDefault="00612201" w:rsidP="00612201">
      <w:pPr>
        <w:pStyle w:val="berschrift2"/>
        <w:rPr>
          <w:lang w:val="en-US"/>
        </w:rPr>
      </w:pPr>
      <w:r w:rsidRPr="00303129">
        <w:rPr>
          <w:lang w:val="en-US"/>
        </w:rPr>
        <w:t>Kichwa chenye nakala ya utangulizi</w:t>
      </w:r>
    </w:p>
    <w:p w14:paraId="1360AF45" w14:textId="77777777" w:rsidR="00612201" w:rsidRDefault="00612201" w:rsidP="008E488B">
      <w:pPr>
        <w:rPr>
          <w:i/>
          <w:iCs/>
          <w:lang w:val="en-US"/>
        </w:rPr>
      </w:pPr>
    </w:p>
    <w:p w14:paraId="093FFD7A" w14:textId="1BAE9396" w:rsidR="008E488B" w:rsidRPr="00303129" w:rsidRDefault="004B5725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Kichwa cha habari</w:t>
      </w:r>
      <w:r w:rsidR="008E488B" w:rsidRPr="00303129">
        <w:rPr>
          <w:i/>
          <w:iCs/>
          <w:lang w:val="en-US"/>
        </w:rPr>
        <w:t>:</w:t>
      </w:r>
    </w:p>
    <w:p w14:paraId="2C06F86E" w14:textId="097279C2" w:rsidR="008E488B" w:rsidRPr="00303129" w:rsidRDefault="004B5725" w:rsidP="008E488B">
      <w:pPr>
        <w:rPr>
          <w:b/>
          <w:bCs/>
          <w:lang w:val="en-US"/>
        </w:rPr>
      </w:pPr>
      <w:r w:rsidRPr="00303129">
        <w:rPr>
          <w:b/>
          <w:bCs/>
          <w:lang w:val="en-US"/>
        </w:rPr>
        <w:t xml:space="preserve">Mafanikio</w:t>
      </w:r>
      <w:r w:rsidR="00102FD5" w:rsidRPr="00303129">
        <w:rPr>
          <w:b/>
          <w:bCs/>
          <w:lang w:val="en-US"/>
        </w:rPr>
        <w:t>huanza</w:t>
      </w:r>
      <w:r w:rsidR="004B365C" w:rsidRPr="00303129">
        <w:rPr>
          <w:b/>
          <w:bCs/>
          <w:lang w:val="en-US"/>
        </w:rPr>
        <w:t xml:space="preserve">na</w:t>
      </w:r>
      <w:r w:rsidRPr="00303129">
        <w:rPr>
          <w:b/>
          <w:bCs/>
          <w:lang w:val="en-US"/>
        </w:rPr>
        <w:t xml:space="preserve">wewe:</w:t>
      </w:r>
      <w:proofErr w:type="spellStart"/>
      <w:r w:rsidRPr="00303129">
        <w:rPr>
          <w:b/>
          <w:bCs/>
          <w:lang w:val="en-US"/>
        </w:rPr>
        <w:t>Doppelherz</w:t>
      </w:r>
      <w:proofErr w:type="spellEnd"/>
      <w:r w:rsidRPr="00303129">
        <w:rPr>
          <w:b/>
          <w:bCs/>
          <w:lang w:val="en-US"/>
        </w:rPr>
        <w:t xml:space="preserve"> </w:t>
      </w:r>
      <w:r w:rsidR="00102FD5" w:rsidRPr="00303129">
        <w:rPr>
          <w:b/>
          <w:bCs/>
          <w:lang w:val="en-US"/>
        </w:rPr>
        <w:t>x</w:t>
      </w:r>
      <w:r w:rsidRPr="00303129">
        <w:rPr>
          <w:b/>
          <w:bCs/>
          <w:lang w:val="en-US"/>
        </w:rPr>
        <w:t xml:space="preserve">FC Bayern</w:t>
      </w:r>
    </w:p>
    <w:p w14:paraId="1CC5969A" w14:textId="77777777" w:rsidR="00B22CBB" w:rsidRPr="00303129" w:rsidRDefault="004B5725" w:rsidP="00B22CB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Nakili</w:t>
      </w:r>
      <w:r w:rsidR="008E488B" w:rsidRPr="00303129">
        <w:rPr>
          <w:i/>
          <w:iCs/>
          <w:lang w:val="en-US"/>
        </w:rPr>
        <w:t>:</w:t>
      </w:r>
    </w:p>
    <w:p w14:paraId="6C9107CC" w14:textId="370B4C47" w:rsidR="00B22CBB" w:rsidRPr="00303129" w:rsidRDefault="00B22CBB" w:rsidP="00B22CBB">
      <w:pPr>
        <w:rPr>
          <w:lang w:val="en-US"/>
        </w:rPr>
      </w:pPr>
      <w:r w:rsidRPr="00303129">
        <w:rPr>
          <w:lang w:val="en-US"/>
        </w:rPr>
        <w:t>T</w:t>
      </w:r>
      <w:r w:rsidR="00301C62">
        <w:rPr>
          <w:lang w:val="en-US"/>
        </w:rPr>
        <w:t>wo</w:t>
      </w:r>
      <w:r w:rsidRPr="00303129">
        <w:rPr>
          <w:lang w:val="en-US"/>
        </w:rPr>
        <w:t xml:space="preserve">Mjerumani mashuhuri</w:t>
      </w:r>
      <w:r w:rsidR="00301C62">
        <w:rPr>
          <w:lang w:val="en-US"/>
        </w:rPr>
        <w:t xml:space="preserve">chapa</w:t>
      </w:r>
      <w:r w:rsidRPr="00303129">
        <w:rPr>
          <w:lang w:val="en-US"/>
        </w:rPr>
        <w:t xml:space="preserve">ni</w:t>
      </w:r>
      <w:r w:rsidR="00102FD5" w:rsidRPr="00303129">
        <w:rPr>
          <w:lang w:val="en-US"/>
        </w:rPr>
        <w:t>kuunganisha nguvu</w:t>
      </w:r>
      <w:r w:rsidRPr="00303129">
        <w:rPr>
          <w:lang w:val="en-US"/>
        </w:rPr>
        <w:t xml:space="preserve">: </w:t>
      </w:r>
      <w:r w:rsidR="00301C62">
        <w:rPr>
          <w:lang w:val="en-US"/>
        </w:rPr>
        <w:t xml:space="preserve">Mtaalam wa afya</w:t>
      </w:r>
      <w:r w:rsidRPr="00303129">
        <w:rPr>
          <w:lang w:val="en-US"/>
        </w:rPr>
        <w:t xml:space="preserve">Doppelherz sasa ni mkoa rasmi</w:t>
      </w:r>
      <w:r w:rsidR="0063587E" w:rsidRPr="002A6D05">
        <w:rPr>
          <w:lang w:val="en-US"/>
        </w:rPr>
        <w:t>chakula</w:t>
      </w:r>
      <w:r w:rsidR="0063587E">
        <w:rPr>
          <w:lang w:val="en-US"/>
        </w:rPr>
        <w:t xml:space="preserve"> </w:t>
      </w:r>
      <w:r w:rsidRPr="00303129">
        <w:rPr>
          <w:lang w:val="en-US"/>
        </w:rPr>
        <w:t xml:space="preserve">nyongeza mpenzi wa</w:t>
      </w:r>
      <w:r w:rsidR="00102FD5" w:rsidRPr="00303129">
        <w:rPr>
          <w:lang w:val="en-US"/>
        </w:rPr>
        <w:t xml:space="preserve">Ujerumani</w:t>
      </w:r>
      <w:r w:rsidR="0063587E" w:rsidRPr="002A6D05">
        <w:rPr>
          <w:lang w:val="en-US"/>
        </w:rPr>
        <w:t>klabu ya soka yenye mafanikio zaidi</w:t>
      </w:r>
      <w:r w:rsidRPr="00303129">
        <w:rPr>
          <w:lang w:val="en-US"/>
        </w:rPr>
        <w:t xml:space="preserve">. </w:t>
      </w:r>
      <w:r w:rsidR="00102FD5" w:rsidRPr="00303129">
        <w:rPr>
          <w:lang w:val="en-US"/>
        </w:rPr>
        <w:t xml:space="preserve">A </w:t>
      </w:r>
      <w:r w:rsidR="00A76D13">
        <w:rPr>
          <w:lang w:val="en-US"/>
        </w:rPr>
        <w:t xml:space="preserve">nguvu</w:t>
      </w:r>
      <w:r w:rsidR="00102FD5" w:rsidRPr="00303129">
        <w:rPr>
          <w:lang w:val="en-US"/>
        </w:rPr>
        <w:t xml:space="preserve">ushirikiano</w:t>
      </w:r>
      <w:r w:rsidR="0023275B">
        <w:rPr>
          <w:lang w:val="en-US"/>
        </w:rPr>
        <w:t>kwa utendaji na ubora moyoni.</w:t>
      </w:r>
    </w:p>
    <w:p w14:paraId="277D04E8" w14:textId="533BCD89" w:rsidR="008E488B" w:rsidRPr="00303129" w:rsidRDefault="004B365C" w:rsidP="008E488B">
      <w:pPr>
        <w:pStyle w:val="berschrift2"/>
        <w:rPr>
          <w:lang w:val="en-US"/>
        </w:rPr>
      </w:pPr>
      <w:r w:rsidRPr="00303129">
        <w:rPr>
          <w:lang w:val="en-US"/>
        </w:rPr>
        <w:t>Tangazo</w:t>
      </w:r>
    </w:p>
    <w:p w14:paraId="02320D07" w14:textId="3295E2EA" w:rsidR="008E488B" w:rsidRPr="00303129" w:rsidRDefault="00B22CBB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Kichwa cha habari</w:t>
      </w:r>
      <w:r w:rsidR="008E488B" w:rsidRPr="00303129">
        <w:rPr>
          <w:i/>
          <w:iCs/>
          <w:lang w:val="en-US"/>
        </w:rPr>
        <w:t>:</w:t>
      </w:r>
    </w:p>
    <w:p w14:paraId="552A89BA" w14:textId="580AFC4A" w:rsidR="008E488B" w:rsidRPr="00303129" w:rsidRDefault="009B1E89" w:rsidP="008E488B">
      <w:pPr>
        <w:rPr>
          <w:b/>
          <w:bCs/>
          <w:lang w:val="en-US"/>
        </w:rPr>
      </w:pPr>
      <w:r w:rsidRPr="00303129">
        <w:rPr>
          <w:b/>
          <w:bCs/>
          <w:lang w:val="en-US"/>
        </w:rPr>
        <w:t xml:space="preserve">Rasmi</w:t>
      </w:r>
      <w:r w:rsidRPr="00F77594">
        <w:rPr>
          <w:b/>
          <w:bCs/>
          <w:lang w:val="en-US"/>
        </w:rPr>
        <w:t>Kikanda</w:t>
      </w:r>
      <w:r w:rsidRPr="00303129">
        <w:rPr>
          <w:b/>
          <w:bCs/>
          <w:lang w:val="en-US"/>
        </w:rPr>
        <w:t xml:space="preserve"> </w:t>
      </w:r>
      <w:r w:rsidR="00F77594">
        <w:rPr>
          <w:b/>
          <w:bCs/>
          <w:lang w:val="en-US"/>
        </w:rPr>
        <w:t xml:space="preserve">Chakula</w:t>
      </w:r>
      <w:r w:rsidRPr="00303129">
        <w:rPr>
          <w:b/>
          <w:bCs/>
          <w:lang w:val="en-US"/>
        </w:rPr>
        <w:t>Mshirika wa Nyongeza</w:t>
      </w:r>
    </w:p>
    <w:p w14:paraId="5BF289A6" w14:textId="2FC742A7" w:rsidR="008E488B" w:rsidRPr="00303129" w:rsidRDefault="004B365C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Nakili</w:t>
      </w:r>
      <w:r w:rsidR="008E488B" w:rsidRPr="00303129">
        <w:rPr>
          <w:i/>
          <w:iCs/>
          <w:lang w:val="en-US"/>
        </w:rPr>
        <w:t>:</w:t>
      </w:r>
    </w:p>
    <w:p w14:paraId="0297976D" w14:textId="0E40B553" w:rsidR="008E488B" w:rsidRPr="00303129" w:rsidRDefault="00102FD5" w:rsidP="008E488B">
      <w:pPr>
        <w:rPr>
          <w:lang w:val="en-US"/>
        </w:rPr>
      </w:pPr>
      <w:r w:rsidRPr="00303129">
        <w:rPr>
          <w:lang w:val="en-US"/>
        </w:rPr>
        <w:t xml:space="preserve">Mafanikio yanahitaji zaidi ya talanta. Inahitaji shauku, nidhamu, dhabihu—na lishe sahihi. Kabla ya kuinua nyara, wewe</w:t>
      </w:r>
      <w:r w:rsidR="00052A4A" w:rsidRPr="00303129">
        <w:rPr>
          <w:lang w:val="en-US"/>
        </w:rPr>
        <w:t>lazima</w:t>
      </w:r>
      <w:r w:rsidRPr="00303129">
        <w:rPr>
          <w:lang w:val="en-US"/>
        </w:rPr>
        <w:t xml:space="preserve">kuupa mwili wako haki.</w:t>
      </w:r>
      <w:r w:rsidR="00A160FD">
        <w:rPr>
          <w:lang w:val="en-GB"/>
        </w:rPr>
        <w:t xml:space="preserve">Na urithi wenye nguvu kama</w:t>
      </w:r>
      <w:r w:rsidR="00335398">
        <w:rPr>
          <w:lang w:val="en-GB"/>
        </w:rPr>
        <w:t>FC Bayern</w:t>
      </w:r>
      <w:r w:rsidR="00A160FD">
        <w:rPr>
          <w:lang w:val="en-GB"/>
        </w:rPr>
        <w:t xml:space="preserve">'s, tunajivunia kuunga mkono klabu kama rasmi</w:t>
      </w:r>
      <w:r w:rsidR="00A160FD" w:rsidRPr="00F77594">
        <w:rPr>
          <w:lang w:val="en-GB"/>
        </w:rPr>
        <w:t>kikanda</w:t>
      </w:r>
      <w:r w:rsidR="00A160FD">
        <w:rPr>
          <w:lang w:val="en-GB"/>
        </w:rPr>
        <w:t xml:space="preserve">mshirika wa kuongeza chakula.</w:t>
      </w:r>
    </w:p>
    <w:p w14:paraId="0C98D637" w14:textId="7383BF9C" w:rsidR="008E488B" w:rsidRPr="00303129" w:rsidRDefault="00F63833" w:rsidP="008E488B">
      <w:pPr>
        <w:pStyle w:val="berschrift2"/>
        <w:rPr>
          <w:lang w:val="en-US"/>
        </w:rPr>
      </w:pPr>
      <w:r w:rsidRPr="00303129">
        <w:rPr>
          <w:lang w:val="en-US"/>
        </w:rPr>
        <w:t>Maadili ya Pamoja</w:t>
      </w:r>
    </w:p>
    <w:p w14:paraId="5E5EB680" w14:textId="5C75675F" w:rsidR="008E488B" w:rsidRPr="00303129" w:rsidRDefault="00325499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Kichwa cha habari</w:t>
      </w:r>
      <w:r w:rsidR="008E488B" w:rsidRPr="00303129">
        <w:rPr>
          <w:i/>
          <w:iCs/>
          <w:lang w:val="en-US"/>
        </w:rPr>
        <w:t>:</w:t>
      </w:r>
    </w:p>
    <w:p w14:paraId="728C3803" w14:textId="37A35D1A" w:rsidR="008E488B" w:rsidRPr="00303129" w:rsidRDefault="005D23FE" w:rsidP="008E488B">
      <w:pPr>
        <w:rPr>
          <w:b/>
          <w:bCs/>
          <w:lang w:val="en-US"/>
        </w:rPr>
      </w:pPr>
      <w:r>
        <w:rPr>
          <w:b/>
          <w:bCs/>
          <w:lang w:val="en-US"/>
        </w:rPr>
        <w:t>Thamani zilizoshirikiwa</w:t>
      </w:r>
    </w:p>
    <w:p w14:paraId="084DAEC0" w14:textId="6E1760CD" w:rsidR="008E488B" w:rsidRPr="00303129" w:rsidRDefault="00325499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Nakili</w:t>
      </w:r>
      <w:r w:rsidR="008E488B" w:rsidRPr="00303129">
        <w:rPr>
          <w:i/>
          <w:iCs/>
          <w:lang w:val="en-US"/>
        </w:rPr>
        <w:t>:</w:t>
      </w:r>
    </w:p>
    <w:p w14:paraId="006610BA" w14:textId="6C9FE865" w:rsidR="00670C75" w:rsidRPr="00670C75" w:rsidRDefault="00102FD5" w:rsidP="00670C75">
      <w:pPr>
        <w:rPr>
          <w:lang w:val="en-GB"/>
        </w:rPr>
      </w:pPr>
      <w:r w:rsidRPr="00102FD5">
        <w:rPr>
          <w:lang w:val="en-US"/>
        </w:rPr>
        <w:lastRenderedPageBreak/>
        <w:t xml:space="preserve">Kama</w:t>
      </w:r>
      <w:r w:rsidR="00A220DE">
        <w:rPr>
          <w:lang w:val="en-US"/>
        </w:rPr>
        <w:t>FC Bayern</w:t>
      </w:r>
      <w:r w:rsidRPr="00102FD5">
        <w:rPr>
          <w:lang w:val="en-US"/>
        </w:rPr>
        <w:t xml:space="preserve">, tunaamini katika ushirikiano wa hadithi.</w:t>
      </w:r>
      <w:r w:rsidR="00A34189" w:rsidRPr="00A34189">
        <w:rPr>
          <w:lang w:val="en-US"/>
        </w:rPr>
        <w:t xml:space="preserve">Hebu fikiria uelewa wa upofu kati ya kipa na</w:t>
      </w:r>
      <w:proofErr w:type="spellStart"/>
      <w:r w:rsidR="0085399E">
        <w:rPr>
          <w:lang w:val="en-US"/>
        </w:rPr>
        <w:t>kituo</w:t>
      </w:r>
      <w:proofErr w:type="spellEnd"/>
      <w:r w:rsidR="0085399E">
        <w:rPr>
          <w:lang w:val="en-US"/>
        </w:rPr>
        <w:t>-nyuma</w:t>
      </w:r>
      <w:r w:rsidR="00A34189" w:rsidRPr="00A34189">
        <w:rPr>
          <w:lang w:val="en-US"/>
        </w:rPr>
        <w:t xml:space="preserve">. Au winga na</w:t>
      </w:r>
      <w:r w:rsidR="009A5DEF">
        <w:rPr>
          <w:lang w:val="en-US"/>
        </w:rPr>
        <w:t>mshambuliaji</w:t>
      </w:r>
      <w:r w:rsidR="00A34189" w:rsidRPr="00A34189">
        <w:rPr>
          <w:lang w:val="en-US"/>
        </w:rPr>
        <w:t>.</w:t>
      </w:r>
      <w:r w:rsidR="00A34189">
        <w:rPr>
          <w:lang w:val="en-US"/>
        </w:rPr>
        <w:t xml:space="preserve">Ifuatayo, fikiria</w:t>
      </w:r>
      <w:del w:id="0" w:author="Timo Petersen" w:date="2025-06-13T16:52:00Z" w16du:dateUtc="2025-06-13T14:52:00Z">
        <w:r w:rsidRPr="00102FD5" w:rsidDel="00A34189">
          <w:rPr>
            <w:lang w:val="en-US"/>
          </w:rPr>
          <w:delText xml:space="preserve"> </w:delText>
        </w:r>
      </w:del>
      <w:r w:rsidRPr="00303129">
        <w:rPr>
          <w:lang w:val="en-US"/>
        </w:rPr>
        <w:t>FC</w:t>
      </w:r>
      <w:r w:rsidR="00194A62">
        <w:rPr>
          <w:lang w:val="en-US"/>
        </w:rPr>
        <w:t xml:space="preserve">Bayern</w:t>
      </w:r>
      <w:r w:rsidRPr="00102FD5">
        <w:rPr>
          <w:lang w:val="en-US"/>
        </w:rPr>
        <w:t xml:space="preserve">na</w:t>
      </w:r>
      <w:r w:rsidRPr="00303129">
        <w:rPr>
          <w:lang w:val="en-US"/>
        </w:rPr>
        <w:t>Doppelherz</w:t>
      </w:r>
      <w:r w:rsidRPr="00102FD5">
        <w:rPr>
          <w:lang w:val="en-US"/>
        </w:rPr>
        <w:t>: uwiano kamili wa ubora, mila, na maadili ya chini kwa chini.</w:t>
      </w:r>
      <w:r w:rsidRPr="00303129">
        <w:rPr>
          <w:lang w:val="en-US"/>
        </w:rPr>
        <w:t xml:space="preserve">Kwa zaidi ya miaka 100 ya historia iliyoshirikiwa, sisi</w:t>
      </w:r>
      <w:r w:rsidR="00052A4A">
        <w:rPr>
          <w:lang w:val="en-US"/>
        </w:rPr>
        <w:t xml:space="preserve">zote mbili</w:t>
      </w:r>
      <w:r w:rsidRPr="00303129">
        <w:rPr>
          <w:lang w:val="en-US"/>
        </w:rPr>
        <w:t xml:space="preserve">simama kwa qual</w:t>
      </w:r>
      <w:r w:rsidR="00C06FDE">
        <w:rPr>
          <w:lang w:val="en-US"/>
        </w:rPr>
        <w:t>ity na</w:t>
      </w:r>
      <w:r w:rsidRPr="00303129">
        <w:rPr>
          <w:lang w:val="en-US"/>
        </w:rPr>
        <w:t xml:space="preserve"> </w:t>
      </w:r>
      <w:r w:rsidR="00C06FDE">
        <w:rPr>
          <w:lang w:val="en-US"/>
        </w:rPr>
        <w:t>kuendelea</w:t>
      </w:r>
      <w:r w:rsidR="00C06FDE" w:rsidRPr="00C06FDE">
        <w:rPr>
          <w:lang w:val="en-US"/>
        </w:rPr>
        <w:t xml:space="preserve">uboreshaji, wakati wote</w:t>
      </w:r>
      <w:r w:rsidRPr="00C06FDE">
        <w:rPr>
          <w:lang w:val="en-US"/>
        </w:rPr>
        <w:t xml:space="preserve"> </w:t>
      </w:r>
      <w:r w:rsidRPr="00303129">
        <w:rPr>
          <w:lang w:val="en-US"/>
        </w:rPr>
        <w:t xml:space="preserve">kukaa kweli kwa sisi ni nani. Kama tu</w:t>
      </w:r>
      <w:r w:rsidR="00A220DE">
        <w:rPr>
          <w:lang w:val="en-US"/>
        </w:rPr>
        <w:t xml:space="preserve">FC</w:t>
      </w:r>
      <w:r w:rsidR="00C06FDE">
        <w:rPr>
          <w:lang w:val="en-US"/>
        </w:rPr>
        <w:t xml:space="preserve">Bayern, tumeundwa</w:t>
      </w:r>
      <w:r w:rsidR="006405CA" w:rsidRPr="006405CA">
        <w:rPr>
          <w:lang w:val="en-US"/>
        </w:rPr>
        <w:t>wale wanaoweka mioyo na roho zao katika jambo fulani</w:t>
      </w:r>
      <w:r w:rsidR="00C06FDE">
        <w:rPr>
          <w:lang w:val="en-US"/>
        </w:rPr>
        <w:t xml:space="preserve">wanaamini</w:t>
      </w:r>
      <w:r w:rsidR="00701F74">
        <w:rPr>
          <w:lang w:val="en-US"/>
        </w:rPr>
        <w:t>katika</w:t>
      </w:r>
      <w:r w:rsidR="00C06FDE">
        <w:rPr>
          <w:lang w:val="en-US"/>
        </w:rPr>
        <w:t xml:space="preserve">shauku,</w:t>
      </w:r>
      <w:r w:rsidR="006405CA" w:rsidRPr="006405CA">
        <w:rPr>
          <w:lang w:val="en-US"/>
        </w:rPr>
        <w:t>familia</w:t>
      </w:r>
      <w:r w:rsidR="006405CA">
        <w:rPr>
          <w:lang w:val="en-US"/>
        </w:rPr>
        <w:t>—</w:t>
      </w:r>
      <w:r w:rsidR="006405CA" w:rsidRPr="006405CA">
        <w:rPr>
          <w:lang w:val="en-US"/>
        </w:rPr>
        <w:t xml:space="preserve">au klabu ya soka kama hakuna nyingine duniani.</w:t>
      </w:r>
      <w:r w:rsidR="00670C75">
        <w:rPr>
          <w:lang w:val="en-GB"/>
        </w:rPr>
        <w:t>Tunapofuata mpira uwanjani</w:t>
      </w:r>
      <w:r w:rsidR="00670C75" w:rsidRPr="00670C75">
        <w:rPr>
          <w:lang w:val="en-GB"/>
        </w:rPr>
        <w:t xml:space="preserve">na lengo moja linaweza kufanya au kuvunja siku yetu, sisi ni timu moja.</w:t>
      </w:r>
      <w:r w:rsidR="00670C75">
        <w:rPr>
          <w:lang w:val="en-GB"/>
        </w:rPr>
        <w:t>Tunaamini kila mmoja wetu, iwe katika St</w:t>
      </w:r>
      <w:r w:rsidR="002A6D05">
        <w:rPr>
          <w:lang w:val="en-GB"/>
        </w:rPr>
        <w:t>nas au ndani</w:t>
      </w:r>
      <w:r w:rsidR="00670C75">
        <w:rPr>
          <w:lang w:val="en-GB"/>
        </w:rPr>
        <w:t xml:space="preserve">mbele ya TV, stahili</w:t>
      </w:r>
      <w:r w:rsidR="002A6D05">
        <w:rPr>
          <w:lang w:val="en-GB"/>
        </w:rPr>
        <w:t>s</w:t>
      </w:r>
      <w:r w:rsidR="00670C75">
        <w:rPr>
          <w:lang w:val="en-GB"/>
        </w:rPr>
        <w:t xml:space="preserve">ubora bora linapokuja suala la afya.</w:t>
      </w:r>
    </w:p>
    <w:p w14:paraId="4414E857" w14:textId="4E6E8160" w:rsidR="00325499" w:rsidRPr="00303129" w:rsidRDefault="00325499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Kitelezi cha Picha:</w:t>
      </w:r>
    </w:p>
    <w:p w14:paraId="3E14B538" w14:textId="77777777" w:rsidR="00325499" w:rsidRPr="00303129" w:rsidRDefault="00325499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mchanganyiko wa wachezaji wa Bayern na wanariadha mahiri wanaojitolea kwa kila kitu kwa michezo, pia picha ya mwanariadha asiye na kifani akiwa na bidhaa ya Doppelherz, na kichwa cha habari:</w:t>
      </w:r>
    </w:p>
    <w:p w14:paraId="2E4C31C9" w14:textId="527CE83B" w:rsidR="00325499" w:rsidRPr="00303129" w:rsidRDefault="00B00CA0" w:rsidP="008E488B">
      <w:pPr>
        <w:rPr>
          <w:i/>
          <w:iCs/>
          <w:lang w:val="en-US"/>
        </w:rPr>
      </w:pPr>
      <w:r w:rsidRPr="00A160FD">
        <w:rPr>
          <w:b/>
          <w:bCs/>
          <w:lang w:val="en-US"/>
        </w:rPr>
        <w:t>Ubora ni pamoja wetu</w:t>
      </w:r>
      <w:r w:rsidR="00FC085F" w:rsidRPr="00A160FD">
        <w:rPr>
          <w:b/>
          <w:bCs/>
          <w:lang w:val="en-US"/>
        </w:rPr>
        <w:t xml:space="preserve">mila. Watu ndio kusudi letu.</w:t>
      </w:r>
      <w:r w:rsidR="00325499" w:rsidRPr="00303129">
        <w:rPr>
          <w:i/>
          <w:iCs/>
          <w:lang w:val="en-US"/>
        </w:rPr>
        <w:t xml:space="preserve"> </w:t>
      </w:r>
    </w:p>
    <w:p w14:paraId="4F28F16B" w14:textId="26F767B7" w:rsidR="008E488B" w:rsidRPr="00303129" w:rsidRDefault="00F63833" w:rsidP="008E488B">
      <w:pPr>
        <w:pStyle w:val="berschrift2"/>
        <w:rPr>
          <w:lang w:val="en-US"/>
        </w:rPr>
      </w:pPr>
      <w:r w:rsidRPr="00303129">
        <w:rPr>
          <w:lang w:val="en-US"/>
        </w:rPr>
        <w:t>Nini cha kutarajia</w:t>
      </w:r>
    </w:p>
    <w:p w14:paraId="70C26ECF" w14:textId="1C07C647" w:rsidR="008E488B" w:rsidRPr="00303129" w:rsidRDefault="00325499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Kichwa cha habari</w:t>
      </w:r>
      <w:r w:rsidR="008E488B" w:rsidRPr="00303129">
        <w:rPr>
          <w:i/>
          <w:iCs/>
          <w:lang w:val="en-US"/>
        </w:rPr>
        <w:t>:</w:t>
      </w:r>
    </w:p>
    <w:p w14:paraId="6E21EC57" w14:textId="78A5B59A" w:rsidR="008E488B" w:rsidRPr="00303129" w:rsidRDefault="00325499" w:rsidP="008E488B">
      <w:pPr>
        <w:rPr>
          <w:b/>
          <w:bCs/>
          <w:lang w:val="en-US"/>
        </w:rPr>
      </w:pPr>
      <w:r w:rsidRPr="00303129">
        <w:rPr>
          <w:b/>
          <w:bCs/>
          <w:lang w:val="en-US"/>
        </w:rPr>
        <w:t xml:space="preserve">Nini</w:t>
      </w:r>
      <w:r w:rsidR="00102FD5" w:rsidRPr="00303129">
        <w:rPr>
          <w:b/>
          <w:bCs/>
          <w:lang w:val="en-US"/>
        </w:rPr>
        <w:t>kwa</w:t>
      </w:r>
      <w:r w:rsidRPr="00303129">
        <w:rPr>
          <w:b/>
          <w:bCs/>
          <w:lang w:val="en-US"/>
        </w:rPr>
        <w:t xml:space="preserve">tarajia</w:t>
      </w:r>
    </w:p>
    <w:p w14:paraId="2674AA16" w14:textId="747CEC8C" w:rsidR="008E488B" w:rsidRPr="00303129" w:rsidRDefault="00325499" w:rsidP="008E488B">
      <w:pPr>
        <w:rPr>
          <w:i/>
          <w:iCs/>
          <w:lang w:val="en-US"/>
        </w:rPr>
      </w:pPr>
      <w:r w:rsidRPr="00303129">
        <w:rPr>
          <w:i/>
          <w:iCs/>
          <w:lang w:val="en-US"/>
        </w:rPr>
        <w:t>Nakili</w:t>
      </w:r>
      <w:r w:rsidR="008E488B" w:rsidRPr="00303129">
        <w:rPr>
          <w:i/>
          <w:iCs/>
          <w:lang w:val="en-US"/>
        </w:rPr>
        <w:t>:</w:t>
      </w:r>
    </w:p>
    <w:p w14:paraId="64ADD7CB" w14:textId="46C49530" w:rsidR="008E488B" w:rsidRDefault="00325499" w:rsidP="008E488B">
      <w:pPr>
        <w:rPr>
          <w:lang w:val="en-US"/>
        </w:rPr>
      </w:pPr>
      <w:r w:rsidRPr="00303129">
        <w:rPr>
          <w:lang w:val="en-US"/>
        </w:rPr>
        <w:t>Utendaji wa muda mrefu.</w:t>
      </w:r>
      <w:r w:rsidR="00303129" w:rsidRPr="00303129">
        <w:rPr>
          <w:lang w:val="en-US"/>
        </w:rPr>
        <w:t xml:space="preserve">Hiyo ndiyo nini</w:t>
      </w:r>
      <w:r w:rsidRPr="00303129">
        <w:rPr>
          <w:lang w:val="en-US"/>
        </w:rPr>
        <w:t xml:space="preserve"> </w:t>
      </w:r>
      <w:r w:rsidR="00A220DE">
        <w:rPr>
          <w:lang w:val="en-US"/>
        </w:rPr>
        <w:t>FC Bayern</w:t>
      </w:r>
      <w:r w:rsidR="00303129" w:rsidRPr="00303129">
        <w:rPr>
          <w:lang w:val="en-US"/>
        </w:rPr>
        <w:t xml:space="preserve">inasimama kwa.</w:t>
      </w:r>
      <w:r w:rsidR="00CB0549">
        <w:rPr>
          <w:lang w:val="en-US"/>
        </w:rPr>
        <w:t xml:space="preserve">Hiyo ndiyo</w:t>
      </w:r>
      <w:r w:rsidR="00CB0549" w:rsidRPr="00CB0549">
        <w:rPr>
          <w:lang w:val="en-US"/>
        </w:rPr>
        <w:t xml:space="preserve">hadithi iliyosimuliwa na majina mengi tangu miaka ya 1920.</w:t>
      </w:r>
      <w:r w:rsidR="00CB0549">
        <w:rPr>
          <w:lang w:val="en-US"/>
        </w:rPr>
        <w:t xml:space="preserve">Ni moja</w:t>
      </w:r>
      <w:r w:rsidR="006A08EE" w:rsidRPr="006A08EE">
        <w:rPr>
          <w:lang w:val="en-US"/>
        </w:rPr>
        <w:t>kiungo muhimu ambacho kimeunda taaluma za hadithi za FCB. Imani ya utendaji kazi wa muda mrefu ndiyo inayotufungamanisha na klabu hii ya soka katika wema</w:t>
      </w:r>
      <w:r w:rsidR="00B00CA0">
        <w:rPr>
          <w:lang w:val="en-US"/>
        </w:rPr>
        <w:t xml:space="preserve">na katika changamoto</w:t>
      </w:r>
      <w:r w:rsidR="006A08EE" w:rsidRPr="006A08EE">
        <w:rPr>
          <w:lang w:val="en-US"/>
        </w:rPr>
        <w:t xml:space="preserve">nyakati</w:t>
      </w:r>
      <w:r w:rsidR="00B00CA0">
        <w:rPr>
          <w:lang w:val="en-US"/>
        </w:rPr>
        <w:t xml:space="preserve">. </w:t>
      </w:r>
      <w:r w:rsidR="006A08EE" w:rsidRPr="006A08EE">
        <w:rPr>
          <w:lang w:val="en-US"/>
        </w:rPr>
        <w:t xml:space="preserve">Na</w:t>
      </w:r>
      <w:r w:rsidR="00B01FE9">
        <w:rPr>
          <w:lang w:val="en-US"/>
        </w:rPr>
        <w:t>kusema ukweli</w:t>
      </w:r>
      <w:r w:rsidR="006A08EE" w:rsidRPr="006A08EE">
        <w:rPr>
          <w:lang w:val="en-US"/>
        </w:rPr>
        <w:t>,hii</w:t>
      </w:r>
      <w:r w:rsidR="00B01FE9">
        <w:rPr>
          <w:lang w:val="en-US"/>
        </w:rPr>
        <w:t>’</w:t>
      </w:r>
      <w:r w:rsidR="006A08EE" w:rsidRPr="006A08EE">
        <w:rPr>
          <w:lang w:val="en-US"/>
        </w:rPr>
        <w:t>s pia kile Doppelherz inatoa: uwanjani na katika maisha ya kila siku.</w:t>
      </w:r>
      <w:r w:rsidR="00B01FE9">
        <w:rPr>
          <w:lang w:val="en-US"/>
        </w:rPr>
        <w:t xml:space="preserve"> </w:t>
      </w:r>
      <w:r w:rsidR="00303129" w:rsidRPr="00303129">
        <w:rPr>
          <w:lang w:val="en-US"/>
        </w:rPr>
        <w:t xml:space="preserve">Ahadi yetu kwa</w:t>
      </w:r>
      <w:r w:rsidR="00B00CA0">
        <w:rPr>
          <w:lang w:val="en-US"/>
        </w:rPr>
        <w:t xml:space="preserve">a </w:t>
      </w:r>
      <w:r w:rsidR="00303129" w:rsidRPr="00303129">
        <w:rPr>
          <w:lang w:val="en-US"/>
        </w:rPr>
        <w:t>maisha ya afya</w:t>
      </w:r>
      <w:r w:rsidR="00F77594">
        <w:rPr>
          <w:lang w:val="en-US"/>
        </w:rPr>
        <w:t xml:space="preserve">na</w:t>
      </w:r>
      <w:r w:rsidR="001F4041">
        <w:rPr>
          <w:lang w:val="en-US"/>
        </w:rPr>
        <w:t xml:space="preserve">utendaji</w:t>
      </w:r>
      <w:r w:rsidR="00303129">
        <w:rPr>
          <w:lang w:val="en-US"/>
        </w:rPr>
        <w:t>r</w:t>
      </w:r>
      <w:r w:rsidR="001F4041">
        <w:rPr>
          <w:lang w:val="en-US"/>
        </w:rPr>
        <w:t>un</w:t>
      </w:r>
      <w:r w:rsidR="00303129" w:rsidRPr="00303129">
        <w:rPr>
          <w:lang w:val="en-US"/>
        </w:rPr>
        <w:t xml:space="preserve">kupitia utafiti wetu, bidhaa zetu, na madhumuni yetu.</w:t>
      </w:r>
      <w:r w:rsidR="006405CA">
        <w:rPr>
          <w:lang w:val="en-US"/>
        </w:rPr>
        <w:t xml:space="preserve"> </w:t>
      </w:r>
      <w:r w:rsidR="006405CA" w:rsidRPr="006405CA">
        <w:rPr>
          <w:lang w:val="en-US"/>
        </w:rPr>
        <w:t xml:space="preserve">Kwa kuungana na legendary FC</w:t>
      </w:r>
      <w:r w:rsidR="00701F74" w:rsidRPr="006405CA">
        <w:rPr>
          <w:lang w:val="en-US"/>
        </w:rPr>
        <w:t>Bayern,</w:t>
      </w:r>
      <w:r w:rsidR="006405CA" w:rsidRPr="006405CA">
        <w:rPr>
          <w:lang w:val="en-US"/>
        </w:rPr>
        <w:t xml:space="preserve">tunataka kuleta virutubisho vya lishe bora kwa watu wa rika zote duniani kote.</w:t>
      </w:r>
      <w:r w:rsidR="006A08EE">
        <w:rPr>
          <w:lang w:val="en-US"/>
        </w:rPr>
        <w:t xml:space="preserve"> </w:t>
      </w:r>
      <w:r w:rsidR="00701F74" w:rsidRPr="00B4672B">
        <w:rPr>
          <w:lang w:val="en-GB"/>
        </w:rPr>
        <w:t>Kwa hiyo,</w:t>
      </w:r>
      <w:r w:rsidR="00B4672B" w:rsidRPr="00B4672B">
        <w:rPr>
          <w:lang w:val="en-GB"/>
        </w:rPr>
        <w:t xml:space="preserve">wao pia wanaweza kutegemeza hali njema na utendaji wao—popote ambapo malengo yao yanaweza kuwa.</w:t>
      </w:r>
    </w:p>
    <w:p w14:paraId="71DB25B7" w14:textId="7F42D6C9" w:rsidR="00670C75" w:rsidRDefault="00670C75" w:rsidP="008E488B">
      <w:pPr>
        <w:rPr>
          <w:lang w:val="en-US"/>
        </w:rPr>
      </w:pPr>
    </w:p>
    <w:sectPr w:rsidR="00670C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Next Demi Bold">
    <w:altName w:val="Calibri"/>
    <w:charset w:val="00"/>
    <w:family w:val="swiss"/>
    <w:pitch w:val="variable"/>
    <w:sig w:usb0="8000002F" w:usb1="5000204A" w:usb2="00000000" w:usb3="00000000" w:csb0="0000009B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0144"/>
    <w:multiLevelType w:val="hybridMultilevel"/>
    <w:tmpl w:val="9C3416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D8095B"/>
    <w:multiLevelType w:val="hybridMultilevel"/>
    <w:tmpl w:val="2C9224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924054">
    <w:abstractNumId w:val="0"/>
  </w:num>
  <w:num w:numId="2" w16cid:durableId="9026455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mo Petersen">
    <w15:presenceInfo w15:providerId="None" w15:userId="Timo Peters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8B"/>
    <w:rsid w:val="0000237E"/>
    <w:rsid w:val="00052A4A"/>
    <w:rsid w:val="000D2B10"/>
    <w:rsid w:val="00102FD5"/>
    <w:rsid w:val="0010502B"/>
    <w:rsid w:val="001202C6"/>
    <w:rsid w:val="00156F1F"/>
    <w:rsid w:val="001669A7"/>
    <w:rsid w:val="00194A62"/>
    <w:rsid w:val="001C5BBF"/>
    <w:rsid w:val="001E16D4"/>
    <w:rsid w:val="001F4041"/>
    <w:rsid w:val="0023275B"/>
    <w:rsid w:val="0025654C"/>
    <w:rsid w:val="0029669C"/>
    <w:rsid w:val="002A6D05"/>
    <w:rsid w:val="002A7E88"/>
    <w:rsid w:val="00301C62"/>
    <w:rsid w:val="00303129"/>
    <w:rsid w:val="00325499"/>
    <w:rsid w:val="00335398"/>
    <w:rsid w:val="00335FE1"/>
    <w:rsid w:val="0036584E"/>
    <w:rsid w:val="003A228C"/>
    <w:rsid w:val="003C6410"/>
    <w:rsid w:val="003D060D"/>
    <w:rsid w:val="00413E0D"/>
    <w:rsid w:val="00457244"/>
    <w:rsid w:val="004B365C"/>
    <w:rsid w:val="004B5725"/>
    <w:rsid w:val="004F18C1"/>
    <w:rsid w:val="00516DA7"/>
    <w:rsid w:val="00520B2D"/>
    <w:rsid w:val="00530012"/>
    <w:rsid w:val="005D23FE"/>
    <w:rsid w:val="005E1164"/>
    <w:rsid w:val="00612201"/>
    <w:rsid w:val="0063587E"/>
    <w:rsid w:val="006405CA"/>
    <w:rsid w:val="00640975"/>
    <w:rsid w:val="00670C75"/>
    <w:rsid w:val="006772FC"/>
    <w:rsid w:val="006A08EE"/>
    <w:rsid w:val="006C0426"/>
    <w:rsid w:val="00701F74"/>
    <w:rsid w:val="00713868"/>
    <w:rsid w:val="007445A3"/>
    <w:rsid w:val="00762BD7"/>
    <w:rsid w:val="007C033F"/>
    <w:rsid w:val="008332B0"/>
    <w:rsid w:val="0085399E"/>
    <w:rsid w:val="00887713"/>
    <w:rsid w:val="008904E5"/>
    <w:rsid w:val="008E488B"/>
    <w:rsid w:val="00913514"/>
    <w:rsid w:val="00927D07"/>
    <w:rsid w:val="00940880"/>
    <w:rsid w:val="009A5DEF"/>
    <w:rsid w:val="009B1E89"/>
    <w:rsid w:val="00A160FD"/>
    <w:rsid w:val="00A20C8A"/>
    <w:rsid w:val="00A220DE"/>
    <w:rsid w:val="00A34189"/>
    <w:rsid w:val="00A36724"/>
    <w:rsid w:val="00A76D13"/>
    <w:rsid w:val="00A92F51"/>
    <w:rsid w:val="00A96782"/>
    <w:rsid w:val="00B00CA0"/>
    <w:rsid w:val="00B01FE9"/>
    <w:rsid w:val="00B22CBB"/>
    <w:rsid w:val="00B4672B"/>
    <w:rsid w:val="00BA698D"/>
    <w:rsid w:val="00BF79C5"/>
    <w:rsid w:val="00C06FDE"/>
    <w:rsid w:val="00C66914"/>
    <w:rsid w:val="00CA18BA"/>
    <w:rsid w:val="00CB0549"/>
    <w:rsid w:val="00D045EB"/>
    <w:rsid w:val="00D37FBB"/>
    <w:rsid w:val="00DA4B23"/>
    <w:rsid w:val="00E273AE"/>
    <w:rsid w:val="00F26883"/>
    <w:rsid w:val="00F63833"/>
    <w:rsid w:val="00F77594"/>
    <w:rsid w:val="00F77C57"/>
    <w:rsid w:val="00FC085F"/>
    <w:rsid w:val="00FC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F5D88"/>
  <w15:chartTrackingRefBased/>
  <w15:docId w15:val="{637A3F90-12E2-464B-AE31-A42D6A3F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085F"/>
    <w:pPr>
      <w:spacing w:before="120"/>
    </w:pPr>
    <w:rPr>
      <w:rFonts w:ascii="Inter" w:hAnsi="Inter"/>
      <w:sz w:val="20"/>
      <w:szCs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D060D"/>
    <w:pPr>
      <w:keepNext/>
      <w:keepLines/>
      <w:spacing w:before="24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D060D"/>
    <w:pPr>
      <w:keepNext/>
      <w:keepLines/>
      <w:outlineLvl w:val="1"/>
    </w:pPr>
    <w:rPr>
      <w:rFonts w:ascii="Avenir Next Demi Bold" w:eastAsiaTheme="majorEastAsia" w:hAnsi="Avenir Next Demi Bold" w:cstheme="majorBidi"/>
      <w:b/>
      <w:bCs/>
      <w:color w:val="000000" w:themeColor="tex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D060D"/>
    <w:pPr>
      <w:keepNext/>
      <w:keepLines/>
      <w:spacing w:before="40"/>
      <w:outlineLvl w:val="2"/>
    </w:pPr>
    <w:rPr>
      <w:rFonts w:eastAsiaTheme="majorEastAsia" w:cstheme="majorBidi"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4F18C1"/>
    <w:rPr>
      <w:rFonts w:ascii="Avenir Next" w:hAnsi="Avenir Nex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D060D"/>
    <w:rPr>
      <w:rFonts w:ascii="Inter" w:eastAsiaTheme="majorEastAsia" w:hAnsi="Inter" w:cstheme="majorBidi"/>
      <w:b/>
      <w:bCs/>
      <w:color w:val="000000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D060D"/>
    <w:rPr>
      <w:rFonts w:ascii="Avenir Next Demi Bold" w:eastAsiaTheme="majorEastAsia" w:hAnsi="Avenir Next Demi Bold" w:cstheme="majorBidi"/>
      <w:b/>
      <w:bCs/>
      <w:color w:val="000000" w:themeColor="tex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D060D"/>
    <w:rPr>
      <w:rFonts w:ascii="Inter" w:eastAsiaTheme="majorEastAsia" w:hAnsi="Inter" w:cstheme="majorBidi"/>
      <w:color w:val="000000" w:themeColor="text1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3D060D"/>
    <w:pPr>
      <w:contextualSpacing/>
    </w:pPr>
    <w:rPr>
      <w:rFonts w:eastAsiaTheme="majorEastAsia" w:cstheme="majorBidi"/>
      <w:b/>
      <w:bCs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060D"/>
    <w:rPr>
      <w:rFonts w:ascii="Inter" w:eastAsiaTheme="majorEastAsia" w:hAnsi="Inter" w:cstheme="majorBidi"/>
      <w:b/>
      <w:bCs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060D"/>
    <w:pPr>
      <w:numPr>
        <w:ilvl w:val="1"/>
      </w:numPr>
      <w:spacing w:after="160"/>
    </w:pPr>
    <w:rPr>
      <w:rFonts w:eastAsiaTheme="minorEastAsia"/>
      <w:color w:val="404040" w:themeColor="text1" w:themeTint="BF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060D"/>
    <w:rPr>
      <w:rFonts w:ascii="Inter" w:eastAsiaTheme="minorEastAsia" w:hAnsi="Inter"/>
      <w:color w:val="404040" w:themeColor="text1" w:themeTint="BF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rsid w:val="004F18C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F18C1"/>
    <w:rPr>
      <w:rFonts w:ascii="Avenir Next" w:hAnsi="Avenir Next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rsid w:val="008E488B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0237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0237E"/>
  </w:style>
  <w:style w:type="character" w:customStyle="1" w:styleId="KommentartextZchn">
    <w:name w:val="Kommentartext Zchn"/>
    <w:basedOn w:val="Absatz-Standardschriftart"/>
    <w:link w:val="Kommentartext"/>
    <w:uiPriority w:val="99"/>
    <w:rsid w:val="0000237E"/>
    <w:rPr>
      <w:rFonts w:ascii="Inter" w:hAnsi="Inter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0237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0237E"/>
    <w:rPr>
      <w:rFonts w:ascii="Inter" w:hAnsi="Inter"/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0237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0237E"/>
    <w:rPr>
      <w:rFonts w:ascii="Segoe UI" w:hAnsi="Segoe UI" w:cs="Segoe UI"/>
      <w:sz w:val="18"/>
      <w:szCs w:val="18"/>
    </w:rPr>
  </w:style>
  <w:style w:type="paragraph" w:styleId="berarbeitung">
    <w:name w:val="Revision"/>
    <w:hidden/>
    <w:uiPriority w:val="99"/>
    <w:semiHidden/>
    <w:rsid w:val="00FC43BF"/>
    <w:rPr>
      <w:rFonts w:ascii="Inter" w:hAnsi="Int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3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73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Schmiedhäuser, Jan</cp:lastModifiedBy>
  <cp:revision>4</cp:revision>
  <dcterms:created xsi:type="dcterms:W3CDTF">2025-06-16T11:56:00Z</dcterms:created>
  <dcterms:modified xsi:type="dcterms:W3CDTF">2025-06-16T12:11:00Z</dcterms:modified>
</cp:coreProperties>
</file>